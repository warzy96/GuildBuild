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r>
        <w:rPr>
          <w:rFonts w:ascii="Arial" w:eastAsia="Arial" w:hAnsi="Arial" w:cs="Arial"/>
          <w:i/>
          <w:sz w:val="40"/>
        </w:rPr>
        <w:t>GuildBuild</w:t>
      </w:r>
    </w:p>
    <w:p w:rsidR="00BF7533" w:rsidRDefault="00454E07">
      <w:pPr>
        <w:pStyle w:val="Normal1"/>
        <w:spacing w:line="360" w:lineRule="auto"/>
        <w:jc w:val="center"/>
      </w:pPr>
      <w:r>
        <w:rPr>
          <w:rFonts w:ascii="Arial" w:eastAsia="Arial" w:hAnsi="Arial" w:cs="Arial"/>
          <w:sz w:val="32"/>
        </w:rPr>
        <w:t xml:space="preserve">Dokumentacija, Rev.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441C97">
        <w:rPr>
          <w:rFonts w:ascii="Arial" w:eastAsia="Arial" w:hAnsi="Arial" w:cs="Arial"/>
          <w:i/>
        </w:rPr>
        <w:t>Amigosi</w:t>
      </w:r>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Karlo Poljanec</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Nikolina Frid</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0B581E"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0B581E"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0B581E"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0B581E"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0B581E"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0B581E"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E12451"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Heading1"/>
        <w:numPr>
          <w:ilvl w:val="0"/>
          <w:numId w:val="2"/>
        </w:numPr>
      </w:pPr>
      <w:bookmarkStart w:id="3" w:name="_Toc431806046"/>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GuildBuild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(eng. guild)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w:t>
      </w:r>
      <w:r>
        <w:rPr>
          <w:rFonts w:ascii="Arial" w:hAnsi="Arial" w:cs="Arial"/>
        </w:rPr>
        <w:t>a za pod</w:t>
      </w:r>
      <w:r w:rsidRPr="006E40CC">
        <w:rPr>
          <w:rFonts w:ascii="Arial" w:hAnsi="Arial" w:cs="Arial"/>
        </w:rPr>
        <w:t>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5" w:name="_Toc431806047"/>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engl. Massively Multiplayer Online Role-Playing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6" w:name="_Toc431806048"/>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r w:rsidRPr="0010099A">
        <w:rPr>
          <w:rFonts w:ascii="Arial" w:hAnsi="Arial" w:cs="Arial"/>
          <w:b/>
          <w:bCs/>
          <w:color w:val="auto"/>
          <w:sz w:val="28"/>
          <w:szCs w:val="28"/>
        </w:rPr>
        <w:t>Aktori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7B3614">
      <w:pPr>
        <w:pStyle w:val="Normal1"/>
        <w:numPr>
          <w:ilvl w:val="1"/>
          <w:numId w:val="45"/>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7B3614">
      <w:pPr>
        <w:pStyle w:val="Normal1"/>
        <w:numPr>
          <w:ilvl w:val="1"/>
          <w:numId w:val="46"/>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ili unazađenje</w:t>
      </w:r>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374F10">
      <w:pPr>
        <w:pStyle w:val="Normal1"/>
        <w:numPr>
          <w:ilvl w:val="1"/>
          <w:numId w:val="52"/>
        </w:numPr>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A95D1C">
      <w:pPr>
        <w:pStyle w:val="Normal1"/>
        <w:numPr>
          <w:ilvl w:val="0"/>
          <w:numId w:val="32"/>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A95D1C">
      <w:pPr>
        <w:pStyle w:val="Normal1"/>
        <w:numPr>
          <w:ilvl w:val="0"/>
          <w:numId w:val="32"/>
        </w:numPr>
        <w:ind w:left="1418" w:hanging="328"/>
        <w:rPr>
          <w:rFonts w:ascii="Arial" w:hAnsi="Arial" w:cs="Arial"/>
          <w:szCs w:val="24"/>
        </w:rPr>
      </w:pPr>
      <w:r>
        <w:rPr>
          <w:rFonts w:ascii="Arial" w:hAnsi="Arial" w:cs="Arial"/>
          <w:szCs w:val="24"/>
        </w:rPr>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A95D1C">
      <w:pPr>
        <w:pStyle w:val="Normal1"/>
        <w:numPr>
          <w:ilvl w:val="2"/>
          <w:numId w:val="32"/>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374F10">
      <w:pPr>
        <w:pStyle w:val="Normal1"/>
        <w:numPr>
          <w:ilvl w:val="1"/>
          <w:numId w:val="52"/>
        </w:numPr>
        <w:ind w:left="3261" w:hanging="709"/>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A95D1C">
      <w:pPr>
        <w:pStyle w:val="Normal1"/>
        <w:numPr>
          <w:ilvl w:val="0"/>
          <w:numId w:val="32"/>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pod</w:t>
      </w:r>
      <w:r w:rsidR="00E27A7C">
        <w:rPr>
          <w:rFonts w:ascii="Arial" w:hAnsi="Arial" w:cs="Arial"/>
          <w:szCs w:val="24"/>
        </w:rPr>
        <w:t>cilj</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podcilj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podcilj</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Podcilj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6D214C">
      <w:pPr>
        <w:pStyle w:val="Normal1"/>
        <w:numPr>
          <w:ilvl w:val="3"/>
          <w:numId w:val="32"/>
        </w:numPr>
        <w:rPr>
          <w:rFonts w:ascii="Arial" w:hAnsi="Arial" w:cs="Arial"/>
          <w:szCs w:val="24"/>
        </w:rPr>
      </w:pPr>
      <w:r>
        <w:rPr>
          <w:rFonts w:ascii="Arial" w:hAnsi="Arial" w:cs="Arial"/>
          <w:szCs w:val="24"/>
        </w:rPr>
        <w:t>Vođa ceha odabire cilj u kojem želi navesti podcilj</w:t>
      </w:r>
    </w:p>
    <w:p w:rsidR="00E27A7C" w:rsidRDefault="00E27A7C" w:rsidP="006D214C">
      <w:pPr>
        <w:pStyle w:val="Normal1"/>
        <w:numPr>
          <w:ilvl w:val="3"/>
          <w:numId w:val="32"/>
        </w:numPr>
        <w:rPr>
          <w:rFonts w:ascii="Arial" w:hAnsi="Arial" w:cs="Arial"/>
          <w:szCs w:val="24"/>
        </w:rPr>
      </w:pPr>
      <w:r>
        <w:rPr>
          <w:rFonts w:ascii="Arial" w:hAnsi="Arial" w:cs="Arial"/>
          <w:szCs w:val="24"/>
        </w:rPr>
        <w:t>Klikom na gumb podcilj se dodaje cilju</w:t>
      </w:r>
    </w:p>
    <w:p w:rsidR="00E27A7C" w:rsidRDefault="00E27A7C" w:rsidP="006D214C">
      <w:pPr>
        <w:pStyle w:val="Normal1"/>
        <w:numPr>
          <w:ilvl w:val="3"/>
          <w:numId w:val="32"/>
        </w:numPr>
        <w:rPr>
          <w:rFonts w:ascii="Arial" w:hAnsi="Arial" w:cs="Arial"/>
          <w:szCs w:val="24"/>
        </w:rPr>
      </w:pPr>
      <w:r>
        <w:rPr>
          <w:rFonts w:ascii="Arial" w:hAnsi="Arial" w:cs="Arial"/>
          <w:szCs w:val="24"/>
        </w:rPr>
        <w:t>Podcilj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6D214C">
      <w:pPr>
        <w:pStyle w:val="Normal1"/>
        <w:numPr>
          <w:ilvl w:val="1"/>
          <w:numId w:val="50"/>
        </w:numPr>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95104"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0B581E" w:rsidRPr="0097628A" w:rsidRDefault="000B581E">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0B581E" w:rsidRPr="0097628A" w:rsidRDefault="000B581E">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8"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(RegistrirajSe):</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(UrediProfil):</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(ObrišiProfil)</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7D2E36" w:rsidP="007E57F7">
      <w:pPr>
        <w:rPr>
          <w:rFonts w:ascii="Arial" w:hAnsi="Arial" w:cs="Arial"/>
        </w:rPr>
      </w:pPr>
      <w:r>
        <w:rPr>
          <w:rFonts w:ascii="Arial" w:hAnsi="Arial" w:cs="Arial"/>
          <w:noProof/>
        </w:rPr>
        <w:drawing>
          <wp:inline distT="0" distB="0" distL="0" distR="0">
            <wp:extent cx="5756910" cy="4492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926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756910" cy="534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Korisnik otvara stranicu ceha te ispunjuje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otvara stranicu ceha kojeg želi obrisati i klikon na gumb odabire opciju brisanja ceha. Odabrani ce ceh se briše iz baze podataka te svim članovim se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BF179D">
      <w:pPr>
        <w:jc w:val="center"/>
        <w:rPr>
          <w:rFonts w:ascii="Arial" w:hAnsi="Arial" w:cs="Arial"/>
        </w:rPr>
      </w:pPr>
    </w:p>
    <w:p w:rsidR="00BF179D" w:rsidRDefault="00BF179D" w:rsidP="00BF179D">
      <w:pPr>
        <w:jc w:val="center"/>
        <w:rPr>
          <w:del w:id="9" w:author="Karlo" w:date="2017-11-14T20:42:00Z"/>
          <w:rFonts w:ascii="Arial" w:hAnsi="Arial" w:cs="Arial"/>
        </w:rPr>
      </w:pPr>
    </w:p>
    <w:p w:rsidR="00BF179D" w:rsidRDefault="00164C89" w:rsidP="00BF179D">
      <w:pPr>
        <w:jc w:val="center"/>
        <w:rPr>
          <w:ins w:id="10" w:author="Karlo" w:date="2017-11-14T20:42:00Z"/>
          <w:rFonts w:ascii="Arial" w:hAnsi="Arial" w:cs="Arial"/>
        </w:rPr>
      </w:pPr>
      <w:ins w:id="11" w:author="Karlo" w:date="2017-11-14T20:42:00Z">
        <w:r>
          <w:rPr>
            <w:rFonts w:ascii="Arial" w:hAnsi="Arial" w:cs="Arial"/>
            <w:noProof/>
          </w:rPr>
          <w:drawing>
            <wp:inline distT="0" distB="0" distL="0" distR="0">
              <wp:extent cx="5760085" cy="4010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ins>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2"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2"/>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podcilj):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B3055B" w:rsidP="00B3055B">
      <w:pPr>
        <w:rPr>
          <w:rFonts w:ascii="Arial" w:hAnsi="Arial" w:cs="Arial"/>
        </w:rPr>
      </w:pPr>
      <w:r>
        <w:rPr>
          <w:rFonts w:ascii="Arial" w:hAnsi="Arial" w:cs="Arial"/>
          <w:b/>
        </w:rPr>
        <w:lastRenderedPageBreak/>
        <w:t xml:space="preserve">Obrazac uporade UC16 </w:t>
      </w:r>
      <w:r>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Član ceha zatraži popis članova ceha kojem priprada. Poslužitelj dohvaćuje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r w:rsidR="00855371">
        <w:rPr>
          <w:rFonts w:ascii="Arial" w:hAnsi="Arial" w:cs="Arial"/>
        </w:rPr>
        <w:t>onda se dodaje, a ako korisnik kojega se briše postoji u baze onda ga se uspješno obriše.</w:t>
      </w:r>
    </w:p>
    <w:p w:rsidR="00855371" w:rsidRDefault="00855371" w:rsidP="009F236F">
      <w:pPr>
        <w:pStyle w:val="Normal1"/>
        <w:rPr>
          <w:rFonts w:ascii="Arial" w:hAnsi="Arial" w:cs="Arial"/>
        </w:rPr>
      </w:pPr>
    </w:p>
    <w:p w:rsidR="00EC7CFA" w:rsidRDefault="00EC7CFA" w:rsidP="00855371">
      <w:pPr>
        <w:rPr>
          <w:del w:id="13" w:author="Karlo" w:date="2017-11-14T20:42:00Z"/>
          <w:rFonts w:ascii="Arial" w:hAnsi="Arial" w:cs="Arial"/>
        </w:rPr>
      </w:pPr>
      <w:bookmarkStart w:id="14" w:name="_GoBack"/>
      <w:bookmarkEnd w:id="14"/>
    </w:p>
    <w:p w:rsidR="00EC7CFA" w:rsidRDefault="0024390C" w:rsidP="00855371">
      <w:pPr>
        <w:rPr>
          <w:ins w:id="15" w:author="Karlo" w:date="2017-11-14T20:42:00Z"/>
          <w:rFonts w:ascii="Arial" w:hAnsi="Arial" w:cs="Arial"/>
        </w:rPr>
      </w:pPr>
      <w:ins w:id="16" w:author="Karlo" w:date="2017-11-14T20:42:00Z">
        <w:r>
          <w:rPr>
            <w:rFonts w:ascii="Arial" w:hAnsi="Arial" w:cs="Arial"/>
            <w:noProof/>
          </w:rPr>
          <w:drawing>
            <wp:inline distT="0" distB="0" distL="0" distR="0">
              <wp:extent cx="5760085" cy="3881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3881755"/>
                      </a:xfrm>
                      <a:prstGeom prst="rect">
                        <a:avLst/>
                      </a:prstGeom>
                    </pic:spPr>
                  </pic:pic>
                </a:graphicData>
              </a:graphic>
            </wp:inline>
          </w:drawing>
        </w:r>
      </w:ins>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7B3614">
      <w:pPr>
        <w:pStyle w:val="Heading1"/>
        <w:numPr>
          <w:ilvl w:val="0"/>
          <w:numId w:val="46"/>
        </w:numPr>
        <w:tabs>
          <w:tab w:val="left" w:pos="360"/>
        </w:tabs>
        <w:spacing w:line="360" w:lineRule="auto"/>
      </w:pPr>
      <w:r>
        <w:lastRenderedPageBreak/>
        <w:t>Ostali zahtjevi</w:t>
      </w:r>
      <w:bookmarkEnd w:id="8"/>
    </w:p>
    <w:p w:rsidR="00BF7533" w:rsidRPr="00711EDB" w:rsidRDefault="00711EDB" w:rsidP="00A95D1C">
      <w:pPr>
        <w:pStyle w:val="Normal1"/>
        <w:numPr>
          <w:ilvl w:val="0"/>
          <w:numId w:val="9"/>
        </w:numPr>
        <w:spacing w:line="360" w:lineRule="auto"/>
        <w:jc w:val="both"/>
        <w:rPr>
          <w:rFonts w:ascii="Arial" w:hAnsi="Arial" w:cs="Arial"/>
        </w:rPr>
      </w:pPr>
      <w:bookmarkStart w:id="17" w:name="h.tyjcwt" w:colFirst="0" w:colLast="0"/>
      <w:bookmarkEnd w:id="17"/>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7B3614">
      <w:pPr>
        <w:pStyle w:val="Heading1"/>
        <w:numPr>
          <w:ilvl w:val="0"/>
          <w:numId w:val="46"/>
        </w:numPr>
      </w:pPr>
      <w:bookmarkStart w:id="18" w:name="_Toc431806050"/>
      <w:r>
        <w:lastRenderedPageBreak/>
        <w:t>Arhitektura i dizajn sustava</w:t>
      </w:r>
      <w:bookmarkEnd w:id="18"/>
    </w:p>
    <w:p w:rsidR="00BF7533" w:rsidRDefault="00454E07" w:rsidP="007B3614">
      <w:pPr>
        <w:pStyle w:val="Heading2"/>
        <w:numPr>
          <w:ilvl w:val="1"/>
          <w:numId w:val="46"/>
        </w:numPr>
        <w:ind w:left="-426"/>
        <w:rPr>
          <w:b/>
          <w:i w:val="0"/>
        </w:rPr>
      </w:pPr>
      <w:bookmarkStart w:id="19" w:name="_Toc431806051"/>
      <w:r w:rsidRPr="00F870ED">
        <w:rPr>
          <w:b/>
          <w:i w:val="0"/>
        </w:rPr>
        <w:t>Svrha, opći prioriteti i skica sustava</w:t>
      </w:r>
      <w:bookmarkEnd w:id="19"/>
    </w:p>
    <w:p w:rsidR="00F870ED" w:rsidRPr="00F870ED" w:rsidRDefault="00F870ED" w:rsidP="00F870ED">
      <w:pPr>
        <w:pStyle w:val="Normal1"/>
      </w:pPr>
    </w:p>
    <w:p w:rsidR="00F730F0" w:rsidRDefault="00F870ED" w:rsidP="00927622">
      <w:pPr>
        <w:pStyle w:val="Normal1"/>
        <w:spacing w:line="360" w:lineRule="auto"/>
        <w:jc w:val="both"/>
        <w:rPr>
          <w:rFonts w:ascii="Arial" w:hAnsi="Arial" w:cs="Arial"/>
        </w:rPr>
      </w:pPr>
      <w:bookmarkStart w:id="20" w:name="h.1t3h5sf" w:colFirst="0" w:colLast="0"/>
      <w:bookmarkEnd w:id="20"/>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A95D1C">
      <w:pPr>
        <w:pStyle w:val="Normal1"/>
        <w:numPr>
          <w:ilvl w:val="0"/>
          <w:numId w:val="34"/>
        </w:numPr>
        <w:spacing w:line="360" w:lineRule="auto"/>
        <w:rPr>
          <w:rFonts w:ascii="Arial" w:hAnsi="Arial" w:cs="Arial"/>
        </w:rPr>
      </w:pPr>
      <w:r>
        <w:rPr>
          <w:rFonts w:ascii="Arial" w:hAnsi="Arial" w:cs="Arial"/>
        </w:rPr>
        <w:t>Baza podataka</w:t>
      </w:r>
    </w:p>
    <w:p w:rsidR="00F730F0" w:rsidRDefault="00F730F0" w:rsidP="00A95D1C">
      <w:pPr>
        <w:pStyle w:val="Normal1"/>
        <w:numPr>
          <w:ilvl w:val="0"/>
          <w:numId w:val="34"/>
        </w:numPr>
        <w:spacing w:line="360" w:lineRule="auto"/>
        <w:rPr>
          <w:rFonts w:ascii="Arial" w:hAnsi="Arial" w:cs="Arial"/>
        </w:rPr>
      </w:pPr>
      <w:r>
        <w:rPr>
          <w:rFonts w:ascii="Arial" w:hAnsi="Arial" w:cs="Arial"/>
        </w:rPr>
        <w:t>Poslužitelj</w:t>
      </w:r>
    </w:p>
    <w:p w:rsidR="00AC4CEE" w:rsidRDefault="00AC4CEE" w:rsidP="00A95D1C">
      <w:pPr>
        <w:pStyle w:val="Normal1"/>
        <w:numPr>
          <w:ilvl w:val="0"/>
          <w:numId w:val="34"/>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38272"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76E3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40320"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81E" w:rsidRPr="00AC4CEE" w:rsidRDefault="000B581E"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0B581E" w:rsidRPr="00AC4CEE" w:rsidRDefault="000B581E"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36224"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E69A13" id="Strelica: desno 32" o:spid="_x0000_s1026" type="#_x0000_t13" style="position:absolute;margin-left:204.55pt;margin-top:171.85pt;width:41.4pt;height:28.2pt;rotation:90;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3417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81E" w:rsidRDefault="000B581E"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B581E" w:rsidRPr="00F730F0" w:rsidRDefault="000B581E"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3417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0B581E" w:rsidRDefault="000B581E"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0B581E" w:rsidRPr="00F730F0" w:rsidRDefault="000B581E"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4441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B581E" w:rsidRPr="00AC4CEE" w:rsidRDefault="000B581E"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4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0B581E" w:rsidRPr="00AC4CEE" w:rsidRDefault="000B581E"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4646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B581E" w:rsidRDefault="000B581E">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0B581E" w:rsidRDefault="000B581E">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statusR BIT – status registracije (1 – registriran, 0 – čeka potvrdu)</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sifCeh INT – šifra ceha kojemu korisnik pripada</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statusP BIT – status prijave za ceh (1 – potvrđen, 0 – čeka na potvrdu koordinatora ili vođe)</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sifCeh </w:t>
      </w:r>
      <w:r w:rsidR="00D73D10">
        <w:rPr>
          <w:rFonts w:ascii="Arial" w:hAnsi="Arial" w:cs="Arial"/>
          <w:szCs w:val="24"/>
        </w:rPr>
        <w:t>INT – šifra ceha</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sifIgre INT – šifra igre kojoj ceh pripada</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A95D1C">
      <w:pPr>
        <w:pStyle w:val="Normal1"/>
        <w:numPr>
          <w:ilvl w:val="0"/>
          <w:numId w:val="37"/>
        </w:numPr>
        <w:spacing w:line="360" w:lineRule="auto"/>
        <w:ind w:left="1701"/>
        <w:jc w:val="both"/>
        <w:rPr>
          <w:rFonts w:ascii="Arial" w:hAnsi="Arial" w:cs="Arial"/>
          <w:b/>
          <w:szCs w:val="24"/>
        </w:rPr>
      </w:pPr>
      <w:r>
        <w:rPr>
          <w:rFonts w:ascii="Arial" w:hAnsi="Arial" w:cs="Arial"/>
          <w:szCs w:val="24"/>
        </w:rPr>
        <w:t>sifIgre INT – šifra igre</w:t>
      </w:r>
    </w:p>
    <w:p w:rsidR="00D73D10" w:rsidRPr="00D73D10" w:rsidRDefault="00D73D10" w:rsidP="00A95D1C">
      <w:pPr>
        <w:pStyle w:val="Normal1"/>
        <w:numPr>
          <w:ilvl w:val="0"/>
          <w:numId w:val="37"/>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{sifIgre}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sifKlase INT – šifra 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sifIgre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level INT – razina lika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sifKlase INT – klasa kojoj lik pripada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craftingSkills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sifKlase}</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sifCeha INT – ceh u koji se korisnik želi pridružiti</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{nadimak, sifCeha}</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sifDog INT – šifra događaja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nazivDog VARCHAR(100) – naziv događaja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sifCeh INT – šifra ceha kojemu događaj pripada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{sifDog}</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sifCilja INT – šifra cilja</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sifDog INT – šifra događaja kojemu cilj pripada</w:t>
      </w:r>
    </w:p>
    <w:p w:rsidR="00447169" w:rsidRPr="00447169" w:rsidRDefault="00871333" w:rsidP="00A95D1C">
      <w:pPr>
        <w:pStyle w:val="Normal1"/>
        <w:numPr>
          <w:ilvl w:val="0"/>
          <w:numId w:val="42"/>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{sifCilja}</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r>
        <w:rPr>
          <w:rFonts w:ascii="Arial" w:hAnsi="Arial" w:cs="Arial"/>
          <w:b/>
          <w:szCs w:val="24"/>
        </w:rPr>
        <w:t>Podcilj</w:t>
      </w:r>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sifPodcilja INT – šifra podcilja</w:t>
      </w:r>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naziv VARCHAR(50) – naziv podcilja</w:t>
      </w:r>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sifCilja INT – šifra cilja kojemu podcilj pripada</w:t>
      </w:r>
    </w:p>
    <w:p w:rsidR="00447169" w:rsidRPr="00447169" w:rsidRDefault="00447169" w:rsidP="00A95D1C">
      <w:pPr>
        <w:pStyle w:val="Normal1"/>
        <w:numPr>
          <w:ilvl w:val="0"/>
          <w:numId w:val="42"/>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sidR="00167CD5">
        <w:rPr>
          <w:rFonts w:ascii="Arial" w:hAnsi="Arial" w:cs="Arial"/>
          <w:szCs w:val="24"/>
        </w:rPr>
        <w:t>pod</w:t>
      </w:r>
      <w:r>
        <w:rPr>
          <w:rFonts w:ascii="Arial" w:hAnsi="Arial" w:cs="Arial"/>
          <w:szCs w:val="24"/>
        </w:rPr>
        <w:t>cilja</w:t>
      </w:r>
      <w:r w:rsidRPr="00871333">
        <w:rPr>
          <w:rFonts w:ascii="Arial" w:hAnsi="Arial" w:cs="Arial"/>
          <w:szCs w:val="24"/>
        </w:rPr>
        <w:t xml:space="preserve"> (1 – ispunjen, 0 – neispunjen)</w:t>
      </w:r>
    </w:p>
    <w:p w:rsid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w:t>
      </w:r>
      <w:r w:rsidR="00167CD5">
        <w:rPr>
          <w:rFonts w:ascii="Arial" w:hAnsi="Arial" w:cs="Arial"/>
          <w:szCs w:val="24"/>
        </w:rPr>
        <w:t>Podc</w:t>
      </w:r>
      <w:r>
        <w:rPr>
          <w:rFonts w:ascii="Arial" w:hAnsi="Arial" w:cs="Arial"/>
          <w:szCs w:val="24"/>
        </w:rPr>
        <w:t>ilja}</w:t>
      </w:r>
    </w:p>
    <w:p w:rsidR="008E4644" w:rsidRDefault="008E4644" w:rsidP="00447169">
      <w:pPr>
        <w:pStyle w:val="Normal1"/>
        <w:spacing w:line="360" w:lineRule="auto"/>
        <w:ind w:left="720"/>
        <w:jc w:val="both"/>
        <w:rPr>
          <w:rFonts w:ascii="Arial" w:hAnsi="Arial" w:cs="Arial"/>
          <w:szCs w:val="24"/>
        </w:rPr>
      </w:pPr>
    </w:p>
    <w:p w:rsidR="008E4644" w:rsidRDefault="008E4644" w:rsidP="00447169">
      <w:pPr>
        <w:pStyle w:val="Normal1"/>
        <w:spacing w:line="360" w:lineRule="auto"/>
        <w:ind w:left="720"/>
        <w:jc w:val="both"/>
        <w:rPr>
          <w:rFonts w:ascii="Arial" w:hAnsi="Arial" w:cs="Arial"/>
          <w:b/>
          <w:szCs w:val="24"/>
        </w:rPr>
      </w:pPr>
      <w:r>
        <w:rPr>
          <w:rFonts w:ascii="Arial" w:hAnsi="Arial" w:cs="Arial"/>
          <w:b/>
          <w:szCs w:val="24"/>
        </w:rPr>
        <w:t>Sudjelovanje</w:t>
      </w:r>
    </w:p>
    <w:p w:rsidR="008E4644" w:rsidRPr="008E4644" w:rsidRDefault="008E4644" w:rsidP="00A95D1C">
      <w:pPr>
        <w:pStyle w:val="Normal1"/>
        <w:numPr>
          <w:ilvl w:val="0"/>
          <w:numId w:val="43"/>
        </w:numPr>
        <w:spacing w:line="360" w:lineRule="auto"/>
        <w:ind w:left="1701"/>
        <w:jc w:val="both"/>
        <w:rPr>
          <w:rFonts w:ascii="Arial" w:hAnsi="Arial" w:cs="Arial"/>
          <w:b/>
          <w:szCs w:val="24"/>
        </w:rPr>
      </w:pPr>
      <w:r>
        <w:rPr>
          <w:rFonts w:ascii="Arial" w:hAnsi="Arial" w:cs="Arial"/>
          <w:szCs w:val="24"/>
        </w:rPr>
        <w:t>sifDog INT – šifra događaja</w:t>
      </w:r>
    </w:p>
    <w:p w:rsidR="008E4644" w:rsidRPr="008E4644" w:rsidRDefault="008E4644" w:rsidP="00A95D1C">
      <w:pPr>
        <w:pStyle w:val="Normal1"/>
        <w:numPr>
          <w:ilvl w:val="0"/>
          <w:numId w:val="43"/>
        </w:numPr>
        <w:spacing w:line="360" w:lineRule="auto"/>
        <w:ind w:left="1701"/>
        <w:jc w:val="both"/>
        <w:rPr>
          <w:rFonts w:ascii="Arial" w:hAnsi="Arial" w:cs="Arial"/>
          <w:b/>
          <w:szCs w:val="24"/>
        </w:rPr>
      </w:pPr>
      <w:r>
        <w:rPr>
          <w:rFonts w:ascii="Arial" w:hAnsi="Arial" w:cs="Arial"/>
          <w:szCs w:val="24"/>
        </w:rPr>
        <w:t>nadimak VARCHAR(20) – nadimak korisnika koji sudjeluje u događaju</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{sifDog, nadimak}</w:t>
      </w: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lastRenderedPageBreak/>
        <w:t>Glasovanje</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sifCeha INT – šifra ceha u kojem se glasovanje provodi</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brGlasova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{sifCeha, nadimak}</w:t>
      </w: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224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0B581E" w:rsidRDefault="000B581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4288"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59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0B581E" w:rsidRDefault="000B581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9712"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58707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89120"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1168"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59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321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5264"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7312"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2" style="position:absolute;left:0;text-align:left;margin-left:340.15pt;margin-top:240.6pt;width:82.8pt;height:3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CnfgIAAEQFAAAOAAAAZHJzL2Uyb0RvYy54bWysVFtP2zAUfp+0/2D5faTpaO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lkls/miAdH3efFYj5NSGQv3tb58FVATeKhpA52prpFNNOQ2f7KB0yL9oMdCrGkroh0CgctYh3a&#10;3AqJHca0yTtxS5xrR/YMWcE4FybksSmMl6yjm1Raj47TPzv29tFVJN6Nzn+RdfRImcGE0blWBtx7&#10;2aunoWTZ2Q8T6PqOIwjtpk3Q5rMBsg1UB8TbQbcI3vJLhQO+Yj6smUPmIya4zeEGP1JDU1LoT5Rs&#10;wT2/dx/tkZCopaTBTSqp/7ljTlCivxmk6pf8+DiuXhKOZ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JdNA&#10;p3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Sudjelovanje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599360"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3" style="position:absolute;left:0;text-align:left;margin-left:369.55pt;margin-top:124.2pt;width:82.8pt;height:33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e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nwwjW0N1wHk76BbBW36tEOAb5sOKOWQ+zgS3OdzhR2poSgr9iZIt&#10;uJeP7qM9EhK1lDS4SSX1P3fMCUr0N4NUPc9ns7h6SZgdn05RcG8167cas6uXgGPJ8d2wPB2jfdDD&#10;UTqon3DpFzErqpjhmLukPLhBWIZuw/HZ4GKxSGa4bpaFG/Ng+UCEyJ3H9ok527MsID9vYdg6Vrzj&#10;WWcbR2RggbsgVSJhhLrDtR8BrmriUv+sxLfgrZysXh+/+S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MjRe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14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4" style="position:absolute;left:0;text-align:left;margin-left:193.75pt;margin-top:513pt;width:82.8pt;height:30.6pt;z-index:25160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Podcilj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3456"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5" style="position:absolute;left:0;text-align:left;margin-left:194.95pt;margin-top:413.4pt;width:82.8pt;height:30.6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Buduw6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550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6" style="position:absolute;left:0;text-align:left;margin-left:193.75pt;margin-top:305.4pt;width:82.8pt;height:31.8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7552"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0B581E" w:rsidRDefault="000B581E"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7" style="position:absolute;left:0;text-align:left;margin-left:0;margin-top:123.6pt;width:82.8pt;height:30.6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0B581E" w:rsidRDefault="000B581E"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09600"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8" type="#_x0000_t110" style="position:absolute;left:0;text-align:left;margin-left:99.55pt;margin-top:3.3pt;width:87.6pt;height:38.4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fZH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N09XaNnvkhLf9sATHLiX2&#10;4gpCvAWP04Htw4mPN/hJ7ampHU6UtNb/fu8+2SNpUUtJh9NW0/BrA55Tor4ZpPOXcjZL45mF2fFp&#10;ooh/qVm/1JiNXlrsXIm7xbF8TPZRHY7CW/2Ai2GRoqIKDMPYNWXRH4Rl7LcArhbGF4tshiPpIF6Z&#10;O8cSeCp0otf97gG8GwgZkcrX9jCZUL2iYm+bPI1dbKIVMvP0ua5DC3CcM5eG1ZP2xUs5Wz0vyPkf&#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N9d9keTAgAAaAUAAA4AAAAAAAAAAAAAAAAALgIAAGRycy9lMm9Eb2MueG1sUEsB&#10;Ai0AFAAGAAgAAAAhABLe8J7bAAAACAEAAA8AAAAAAAAAAAAAAAAA7QQAAGRycy9kb3ducmV2Lnht&#10;bFBLBQYAAAAABAAEAPMAAAD1BQAAAAA=&#10;" fillcolor="#4472c4 [3204]" strokecolor="#1f3763 [1604]" strokeweight="1pt">
                <v:textbox>
                  <w:txbxContent>
                    <w:p w:rsidR="000B581E" w:rsidRPr="004F0A48" w:rsidRDefault="000B581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1648"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9" type="#_x0000_t110" style="position:absolute;left:0;text-align:left;margin-left:188.95pt;margin-top:65.1pt;width:87.6pt;height:38.4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zrkw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KHLM65MCAABoBQAADgAAAAAAAAAAAAAAAAAuAgAAZHJzL2Uyb0RvYy54bWxQ&#10;SwECLQAUAAYACAAAACEA531uVd0AAAALAQAADwAAAAAAAAAAAAAAAADtBAAAZHJzL2Rvd25yZXYu&#10;eG1sUEsFBgAAAAAEAAQA8wAAAPcFAAAAAA==&#10;" fillcolor="#4472c4 [3204]" strokecolor="#1f3763 [1604]" strokeweight="1pt">
                <v:textbox>
                  <w:txbxContent>
                    <w:p w:rsidR="000B581E" w:rsidRPr="004F0A48" w:rsidRDefault="000B581E"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3696"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50" type="#_x0000_t110" style="position:absolute;left:0;text-align:left;margin-left:1.5pt;margin-top:60.6pt;width:87.6pt;height:38.4pt;z-index:251613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" fillcolor="#4472c4 [3204]" strokecolor="#1f3763 [1604]" strokeweight="1pt">
                <v:textbox>
                  <w:txbxContent>
                    <w:p w:rsidR="000B581E" w:rsidRPr="004F0A48" w:rsidRDefault="000B581E"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5744"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1" type="#_x0000_t110" style="position:absolute;left:0;text-align:left;margin-left:1.5pt;margin-top:184.8pt;width:87.6pt;height:38.4pt;z-index:251615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2kQ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fhn0TRebUy1R0440y+Lt+xa4ixu&#10;wIc1ONwOHB9ufLjDTxxPSc1woqQ27vd799EeSYtaSlrctpL6X1twnBL1TSOdv+SzWVzPJMxOzyNF&#10;3EvN5qVGb5ulwckhYTG7dIz2QR2OwpnmER+GRYyKKtAMY5eUBXcQlqF/BfBpYXyxSGa4khbCjb63&#10;LILHRkd6PXSP4OxAyIBUvjWHzYTiFRV72+ipzWIbjJCJp8e+DiPAdU5cGp6e+F68lJPV8YGc/w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GefhbaRAgAAaAUAAA4AAAAAAAAAAAAAAAAALgIAAGRycy9lMm9Eb2MueG1sUEsB&#10;Ai0AFAAGAAgAAAAhAPBqPmTdAAAACQEAAA8AAAAAAAAAAAAAAAAA6wQAAGRycy9kb3ducmV2Lnht&#10;bFBLBQYAAAAABAAEAPMAAAD1BQAAAAA=&#10;" fillcolor="#4472c4 [3204]" strokecolor="#1f3763 [1604]" strokeweight="1pt">
                <v:textbox>
                  <w:txbxContent>
                    <w:p w:rsidR="000B581E" w:rsidRPr="004F0A48" w:rsidRDefault="000B581E"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7792"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2" type="#_x0000_t110" style="position:absolute;left:0;text-align:left;margin-left:105pt;margin-top:183.05pt;width:87.6pt;height:38.4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&#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Cw/AyflAIAAGgFAAAOAAAAAAAAAAAAAAAAAC4CAABkcnMvZTJvRG9jLnht&#10;bFBLAQItABQABgAIAAAAIQBqvMWb3gAAAAsBAAAPAAAAAAAAAAAAAAAAAO4EAABkcnMvZG93bnJl&#10;di54bWxQSwUGAAAAAAQABADzAAAA+QUAAAAA&#10;" fillcolor="#4472c4 [3204]" strokecolor="#1f3763 [1604]" strokeweight="1pt">
                <v:textbox>
                  <w:txbxContent>
                    <w:p w:rsidR="000B581E" w:rsidRPr="004F0A48" w:rsidRDefault="000B581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19840"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3" type="#_x0000_t110" style="position:absolute;left:0;text-align:left;margin-left:181.15pt;margin-top:234.3pt;width:100.8pt;height:38.4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AQLv++lAIAAGgFAAAOAAAAAAAAAAAAAAAAAC4CAABkcnMvZTJvRG9jLnht&#10;bFBLAQItABQABgAIAAAAIQAvhK3c3gAAAAsBAAAPAAAAAAAAAAAAAAAAAO4EAABkcnMvZG93bnJl&#10;di54bWxQSwUGAAAAAAQABADzAAAA+QUAAAAA&#10;" fillcolor="#4472c4 [3204]" strokecolor="#1f3763 [1604]" strokeweight="1pt">
                <v:textbox>
                  <w:txbxContent>
                    <w:p w:rsidR="000B581E" w:rsidRPr="004F0A48" w:rsidRDefault="000B581E"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4" type="#_x0000_t110" style="position:absolute;left:0;text-align:left;margin-left:297.55pt;margin-top:1.5pt;width:58.8pt;height:38.4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YK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uL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C2ULYKlAIAAGcFAAAOAAAAAAAAAAAAAAAAAC4CAABkcnMvZTJvRG9jLnhtbFBL&#10;AQItABQABgAIAAAAIQBfIoJA2wAAAAgBAAAPAAAAAAAAAAAAAAAAAO4EAABkcnMvZG93bnJldi54&#10;bWxQSwUGAAAAAAQABADzAAAA9gUAAAAA&#10;" fillcolor="#4472c4 [3204]" strokecolor="#1f3763 [1604]" strokeweight="1pt">
                <v:textbox>
                  <w:txbxContent>
                    <w:p w:rsidR="000B581E" w:rsidRPr="004F0A48" w:rsidRDefault="000B581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5" type="#_x0000_t110" style="position:absolute;left:0;text-align:left;margin-left:274.15pt;margin-top:123.9pt;width:85.8pt;height:38.4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0AnD+JQCAABoBQAADgAAAAAAAAAAAAAAAAAuAgAAZHJzL2Uyb0RvYy54&#10;bWxQSwECLQAUAAYACAAAACEA2D0zSd8AAAALAQAADwAAAAAAAAAAAAAAAADuBAAAZHJzL2Rvd25y&#10;ZXYueG1sUEsFBgAAAAAEAAQA8wAAAPoFAAAAAA==&#10;" fillcolor="#4472c4 [3204]" strokecolor="#1f3763 [1604]" strokeweight="1pt">
                <v:textbox>
                  <w:txbxContent>
                    <w:p w:rsidR="000B581E" w:rsidRPr="004F0A48" w:rsidRDefault="000B581E" w:rsidP="009939D6">
                      <w:pPr>
                        <w:jc w:val="center"/>
                        <w:rPr>
                          <w:sz w:val="18"/>
                        </w:rPr>
                      </w:pPr>
                      <w:r>
                        <w:rPr>
                          <w:sz w:val="18"/>
                        </w:rPr>
                        <w:t>Glasuje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6" type="#_x0000_t110" style="position:absolute;left:0;text-align:left;margin-left:188.95pt;margin-top:462.9pt;width:87.6pt;height:38.4pt;z-index:25162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CVVuzxlAIAAGgFAAAOAAAAAAAAAAAAAAAAAC4CAABkcnMvZTJvRG9jLnht&#10;bFBLAQItABQABgAIAAAAIQDKA5U03gAAAAwBAAAPAAAAAAAAAAAAAAAAAO4EAABkcnMvZG93bnJl&#10;di54bWxQSwUGAAAAAAQABADzAAAA+QUAAAAA&#10;" fillcolor="#4472c4 [3204]" strokecolor="#1f3763 [1604]" strokeweight="1pt">
                <v:textbox>
                  <w:txbxContent>
                    <w:p w:rsidR="000B581E" w:rsidRPr="004F0A48" w:rsidRDefault="000B581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581E" w:rsidRPr="004F0A48" w:rsidRDefault="000B581E"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7" type="#_x0000_t110" style="position:absolute;left:0;text-align:left;margin-left:189.55pt;margin-top:357.3pt;width:87.6pt;height:38.4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&#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OQ6CB+TAgAAaAUAAA4AAAAAAAAAAAAAAAAALgIAAGRycy9lMm9Eb2MueG1s&#10;UEsBAi0AFAAGAAgAAAAhAGYE4tzeAAAACwEAAA8AAAAAAAAAAAAAAAAA7QQAAGRycy9kb3ducmV2&#10;LnhtbFBLBQYAAAAABAAEAPMAAAD4BQAAAAA=&#10;" fillcolor="#4472c4 [3204]" strokecolor="#1f3763 [1604]" strokeweight="1pt">
                <v:textbox>
                  <w:txbxContent>
                    <w:p w:rsidR="000B581E" w:rsidRPr="004F0A48" w:rsidRDefault="000B581E"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3391D3" id="Ravni poveznik 2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4D97B6" id="Ravni poveznik 28" o:spid="_x0000_s1026" style="position:absolute;flip:x;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2B63A"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E6710" id="Ravni poveznik 30"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056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2AC319" id="Ravni poveznik 3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2608"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11E7A" id="Ravni poveznik 32"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46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B41A1" id="Ravni poveznik 3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6704"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0BE2D9" id="Ravni poveznik 34" o:spid="_x0000_s1026" style="position:absolute;flip:x;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A7172" id="Ravni poveznik 35"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EC9A7" id="Ravni poveznik 36"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E4946" id="Ravni poveznik 37"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4B4F3" id="Ravni poveznik 3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B37DA6" id="Ravni poveznik 39" o:spid="_x0000_s1026" style="position:absolute;flip:x;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6104C" id="Ravni poveznik 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104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5DC6A" id="Ravni poveznik 41" o:spid="_x0000_s1026" style="position:absolute;flip:x;z-index:25167104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308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48632D" id="Ravni poveznik 42" o:spid="_x0000_s1026" style="position:absolute;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5136"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214C7" id="Ravni poveznik 43" o:spid="_x0000_s1026" style="position:absolute;flip:y;z-index:251675136;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7184"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DD6D3" id="Ravni poveznik 4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9232"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6D586" id="Ravni poveznik 45"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128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7B1F4" id="Ravni poveznik 46" o:spid="_x0000_s1026" style="position:absolute;flip:y;z-index:25168128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3328"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F85A3" id="Ravni poveznik 4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5376"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B930B" id="Ravni poveznik 48" o:spid="_x0000_s1026" style="position:absolute;flip:y;z-index:251685376;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87424"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AFAD92" id="Ravni poveznik 49"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8" type="#_x0000_t202" style="position:absolute;left:0;text-align:left;margin-left:228.1pt;margin-top:108.4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380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9" type="#_x0000_t202" style="position:absolute;left:0;text-align:left;margin-left:227.75pt;margin-top:289.7pt;width:23.65pt;height:21.3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qB53OCgCAAAoBAAADgAAAAAAAAAAAAAAAAAuAgAAZHJzL2Uy&#10;b0RvYy54bWxQSwECLQAUAAYACAAAACEAK0h4ld8AAAALAQAADwAAAAAAAAAAAAAAAACCBAAAZHJz&#10;L2Rvd25yZXYueG1sUEsFBgAAAAAEAAQA8wAAAI4FA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5856"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60" type="#_x0000_t202" style="position:absolute;left:0;text-align:left;margin-left:227.1pt;margin-top:157.7pt;width:23.65pt;height:21.3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JK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GkJokopAgAAKQQAAA4AAAAAAAAAAAAAAAAALgIAAGRycy9l&#10;Mm9Eb2MueG1sUEsBAi0AFAAGAAgAAAAhAMeFXUffAAAACwEAAA8AAAAAAAAAAAAAAAAAgwQAAGRy&#10;cy9kb3ducmV2LnhtbFBLBQYAAAAABAAEAPMAAACPBQ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7904"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1" type="#_x0000_t202" style="position:absolute;left:0;text-align:left;margin-left:309.45pt;margin-top:236.35pt;width:23.65pt;height:21.3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a/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BPYra/KQIAACkEAAAOAAAAAAAAAAAAAAAAAC4CAABkcnMv&#10;ZTJvRG9jLnhtbFBLAQItABQABgAIAAAAIQA+N1ns4AAAAAsBAAAPAAAAAAAAAAAAAAAAAIMEAABk&#10;cnMvZG93bnJldi54bWxQSwUGAAAAAAQABADzAAAAkAU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0995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2" type="#_x0000_t202" style="position:absolute;left:0;text-align:left;margin-left:228.75pt;margin-top:398.7pt;width:23.65pt;height:21.3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N3jAhApAgAAKQQAAA4AAAAAAAAAAAAAAAAALgIAAGRycy9l&#10;Mm9Eb2MueG1sUEsBAi0AFAAGAAgAAAAhABkxf+3fAAAACwEAAA8AAAAAAAAAAAAAAAAAgwQAAGRy&#10;cy9kb3ducmV2LnhtbFBLBQYAAAAABAAEAPMAAACPBQAAAAA=&#10;" stroked="f">
                <v:textbox>
                  <w:txbxContent>
                    <w:p w:rsidR="000B581E" w:rsidRDefault="000B581E"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404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3" type="#_x0000_t202" style="position:absolute;left:0;text-align:left;margin-left:227.8pt;margin-top:446pt;width:23.65pt;height:21.3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" stroked="f">
                <v:textbox>
                  <w:txbxContent>
                    <w:p w:rsidR="000B581E" w:rsidRDefault="000B581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16096"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4" type="#_x0000_t202" style="position:absolute;left:0;text-align:left;margin-left:229.1pt;margin-top:339.05pt;width:23.65pt;height:21.3pt;z-index:-25160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zL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BVITzLKQIAACkEAAAOAAAAAAAAAAAAAAAAAC4CAABkcnMv&#10;ZTJvRG9jLnhtbFBLAQItABQABgAIAAAAIQB4hlf94AAAAAsBAAAPAAAAAAAAAAAAAAAAAIMEAABk&#10;cnMvZG93bnJldi54bWxQSwUGAAAAAAQABADzAAAAkAUAAAAA&#10;" stroked="f">
                <v:textbox>
                  <w:txbxContent>
                    <w:p w:rsidR="000B581E" w:rsidRDefault="000B581E"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720192"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5" type="#_x0000_t202" style="position:absolute;left:0;text-align:left;margin-left:228.8pt;margin-top:38.95pt;width:23.65pt;height:21.3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vOejCCkCAAApBAAADgAAAAAAAAAAAAAAAAAuAgAAZHJzL2Uy&#10;b0RvYy54bWxQSwECLQAUAAYACAAAACEA0d/5fN4AAAAKAQAADwAAAAAAAAAAAAAAAACDBAAAZHJz&#10;L2Rvd25yZXYueG1sUEsFBgAAAAAEAAQA8wAAAI4FAAAAAA==&#10;" stroked="f">
                <v:textbox>
                  <w:txbxContent>
                    <w:p w:rsidR="000B581E" w:rsidRDefault="000B581E"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noProof/>
          <w:szCs w:val="24"/>
        </w:rPr>
        <mc:AlternateContent>
          <mc:Choice Requires="wps">
            <w:drawing>
              <wp:anchor distT="45720" distB="45720" distL="114300" distR="114300" simplePos="0" relativeHeight="251728384"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0B581E" w:rsidRDefault="000B581E"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2633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0B581E" w:rsidRDefault="000B581E"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0B581E" w:rsidRDefault="000B581E"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20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0B581E" w:rsidRDefault="000B581E"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561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0B581E" w:rsidRDefault="000B581E"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01760"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0B581E" w:rsidRDefault="000B581E" w:rsidP="009939D6">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71814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59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0B581E" w:rsidRDefault="000B581E" w:rsidP="009939D6">
                      <w:r>
                        <w:t>1</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7664"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0B581E" w:rsidRDefault="000B581E"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0B581E" w:rsidRDefault="000B581E" w:rsidP="009939D6">
                      <w:r>
                        <w:t>N</w:t>
                      </w:r>
                    </w:p>
                  </w:txbxContent>
                </v:textbox>
              </v:shape>
            </w:pict>
          </mc:Fallback>
        </mc:AlternateContent>
      </w:r>
      <w:r>
        <w:rPr>
          <w:rFonts w:ascii="Arial" w:hAnsi="Arial" w:cs="Arial"/>
          <w:szCs w:val="24"/>
        </w:rPr>
        <w:br w:type="page"/>
      </w:r>
    </w:p>
    <w:p w:rsidR="00BF7533" w:rsidRDefault="00454E07" w:rsidP="007B3614">
      <w:pPr>
        <w:pStyle w:val="Heading2"/>
        <w:numPr>
          <w:ilvl w:val="1"/>
          <w:numId w:val="46"/>
        </w:numPr>
      </w:pPr>
      <w:bookmarkStart w:id="21" w:name="_Toc431806052"/>
      <w:r>
        <w:lastRenderedPageBreak/>
        <w:t>Dijagram razreda s opisom</w:t>
      </w:r>
      <w:bookmarkEnd w:id="21"/>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2" w:name="h.4d34og8" w:colFirst="0" w:colLast="0"/>
      <w:bookmarkEnd w:id="22"/>
      <w:r>
        <w:rPr>
          <w:noProof/>
        </w:rPr>
        <w:drawing>
          <wp:inline distT="0" distB="0" distL="0" distR="0">
            <wp:extent cx="5219048" cy="500000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5219048" cy="5000000"/>
                    </a:xfrm>
                    <a:prstGeom prst="rect">
                      <a:avLst/>
                    </a:prstGeom>
                  </pic:spPr>
                </pic:pic>
              </a:graphicData>
            </a:graphic>
          </wp:inline>
        </w:drawing>
      </w:r>
    </w:p>
    <w:p w:rsidR="00BF7533" w:rsidRDefault="00454E07">
      <w:pPr>
        <w:pStyle w:val="Normal1"/>
      </w:pPr>
      <w:r>
        <w:br w:type="page"/>
      </w:r>
    </w:p>
    <w:p w:rsidR="00BF7533" w:rsidRDefault="00454E07" w:rsidP="007B3614">
      <w:pPr>
        <w:pStyle w:val="Heading2"/>
        <w:numPr>
          <w:ilvl w:val="1"/>
          <w:numId w:val="46"/>
        </w:numPr>
      </w:pPr>
      <w:bookmarkStart w:id="23" w:name="_Toc431806053"/>
      <w:r>
        <w:lastRenderedPageBreak/>
        <w:t>Dijagram objekata</w:t>
      </w:r>
      <w:bookmarkEnd w:id="23"/>
    </w:p>
    <w:p w:rsidR="00BF7533" w:rsidRDefault="00BF7533">
      <w:pPr>
        <w:pStyle w:val="Normal1"/>
        <w:spacing w:line="360" w:lineRule="auto"/>
        <w:jc w:val="both"/>
      </w:pPr>
    </w:p>
    <w:p w:rsidR="00BF7533" w:rsidRDefault="00454E07">
      <w:pPr>
        <w:pStyle w:val="Normal1"/>
        <w:jc w:val="both"/>
      </w:pPr>
      <w:bookmarkStart w:id="24" w:name="h.2s8eyo1" w:colFirst="0" w:colLast="0"/>
      <w:bookmarkEnd w:id="24"/>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rsidP="007B3614">
      <w:pPr>
        <w:pStyle w:val="Heading2"/>
        <w:numPr>
          <w:ilvl w:val="1"/>
          <w:numId w:val="46"/>
        </w:numPr>
      </w:pPr>
      <w:bookmarkStart w:id="25" w:name="_Toc431806054"/>
      <w:r>
        <w:lastRenderedPageBreak/>
        <w:t>Ostali UML dijagrami</w:t>
      </w:r>
      <w:bookmarkEnd w:id="25"/>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6" w:name="h.17dp8vu" w:colFirst="0" w:colLast="0"/>
      <w:bookmarkEnd w:id="26"/>
    </w:p>
    <w:p w:rsidR="00BF7533" w:rsidRDefault="00454E07">
      <w:pPr>
        <w:pStyle w:val="Normal1"/>
      </w:pPr>
      <w:r>
        <w:br w:type="page"/>
      </w:r>
    </w:p>
    <w:p w:rsidR="00BF7533" w:rsidRDefault="00454E07" w:rsidP="007B3614">
      <w:pPr>
        <w:pStyle w:val="Heading1"/>
        <w:numPr>
          <w:ilvl w:val="0"/>
          <w:numId w:val="46"/>
        </w:numPr>
      </w:pPr>
      <w:bookmarkStart w:id="27" w:name="_Toc431806055"/>
      <w:r>
        <w:lastRenderedPageBreak/>
        <w:t>Implementacija i korisničko sučelje</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8" w:name="h.3rdcrjn" w:colFirst="0" w:colLast="0"/>
      <w:bookmarkEnd w:id="28"/>
    </w:p>
    <w:p w:rsidR="00BF7533" w:rsidRDefault="00454E07" w:rsidP="007B3614">
      <w:pPr>
        <w:pStyle w:val="Heading2"/>
        <w:numPr>
          <w:ilvl w:val="1"/>
          <w:numId w:val="46"/>
        </w:numPr>
      </w:pPr>
      <w:bookmarkStart w:id="29" w:name="_Toc431806056"/>
      <w:r>
        <w:t>Dijagram razmještaja</w:t>
      </w:r>
      <w:bookmarkEnd w:id="29"/>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30" w:name="h.26in1rg" w:colFirst="0" w:colLast="0"/>
      <w:bookmarkEnd w:id="30"/>
    </w:p>
    <w:p w:rsidR="00BF7533" w:rsidRDefault="00454E07">
      <w:pPr>
        <w:pStyle w:val="Normal1"/>
      </w:pPr>
      <w:r>
        <w:br w:type="page"/>
      </w:r>
    </w:p>
    <w:p w:rsidR="00BF7533" w:rsidRDefault="00454E07" w:rsidP="007B3614">
      <w:pPr>
        <w:pStyle w:val="Heading2"/>
        <w:numPr>
          <w:ilvl w:val="1"/>
          <w:numId w:val="46"/>
        </w:numPr>
      </w:pPr>
      <w:bookmarkStart w:id="31" w:name="_Toc431806057"/>
      <w:r>
        <w:lastRenderedPageBreak/>
        <w:t>Korištene tehnologije i alati</w:t>
      </w:r>
      <w:bookmarkEnd w:id="3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7B3614">
      <w:pPr>
        <w:pStyle w:val="Heading2"/>
        <w:numPr>
          <w:ilvl w:val="1"/>
          <w:numId w:val="46"/>
        </w:numPr>
      </w:pPr>
      <w:bookmarkStart w:id="32" w:name="h.lnxbz9" w:colFirst="0" w:colLast="0"/>
      <w:bookmarkStart w:id="33" w:name="_Toc431806058"/>
      <w:bookmarkEnd w:id="32"/>
      <w:r>
        <w:lastRenderedPageBreak/>
        <w:t>Isječak programskog koda vezan za temeljnu funkcionalnost sustava</w:t>
      </w:r>
      <w:bookmarkEnd w:id="3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7B3614">
      <w:pPr>
        <w:pStyle w:val="Heading2"/>
        <w:numPr>
          <w:ilvl w:val="1"/>
          <w:numId w:val="46"/>
        </w:numPr>
      </w:pPr>
      <w:bookmarkStart w:id="34" w:name="h.35nkun2" w:colFirst="0" w:colLast="0"/>
      <w:bookmarkStart w:id="35" w:name="_Toc431806059"/>
      <w:bookmarkEnd w:id="34"/>
      <w:r>
        <w:lastRenderedPageBreak/>
        <w:t>Ispitivanje programskog rješenja</w:t>
      </w:r>
      <w:bookmarkEnd w:id="35"/>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7B3614">
      <w:pPr>
        <w:pStyle w:val="Heading2"/>
        <w:numPr>
          <w:ilvl w:val="1"/>
          <w:numId w:val="46"/>
        </w:numPr>
      </w:pPr>
      <w:bookmarkStart w:id="36" w:name="h.1ksv4uv" w:colFirst="0" w:colLast="0"/>
      <w:bookmarkStart w:id="37" w:name="_Toc431806060"/>
      <w:bookmarkEnd w:id="36"/>
      <w:r>
        <w:lastRenderedPageBreak/>
        <w:t>Upute za instalaciju</w:t>
      </w:r>
      <w:bookmarkEnd w:id="37"/>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7B3614">
      <w:pPr>
        <w:pStyle w:val="Heading2"/>
        <w:numPr>
          <w:ilvl w:val="1"/>
          <w:numId w:val="46"/>
        </w:numPr>
      </w:pPr>
      <w:bookmarkStart w:id="38" w:name="h.44sinio" w:colFirst="0" w:colLast="0"/>
      <w:bookmarkStart w:id="39" w:name="_Toc431806061"/>
      <w:bookmarkEnd w:id="38"/>
      <w:r>
        <w:lastRenderedPageBreak/>
        <w:t>Korisničke upute</w:t>
      </w:r>
      <w:bookmarkEnd w:id="3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40" w:name="h.2jxsxqh" w:colFirst="0" w:colLast="0"/>
      <w:bookmarkEnd w:id="40"/>
    </w:p>
    <w:p w:rsidR="00BF7533" w:rsidRDefault="00454E07">
      <w:pPr>
        <w:pStyle w:val="Normal1"/>
      </w:pPr>
      <w:r>
        <w:br w:type="page"/>
      </w:r>
    </w:p>
    <w:p w:rsidR="00BF7533" w:rsidRDefault="00454E07" w:rsidP="007B3614">
      <w:pPr>
        <w:pStyle w:val="Heading1"/>
        <w:numPr>
          <w:ilvl w:val="0"/>
          <w:numId w:val="46"/>
        </w:numPr>
      </w:pPr>
      <w:bookmarkStart w:id="41" w:name="_Toc431806062"/>
      <w:r>
        <w:lastRenderedPageBreak/>
        <w:t>Zaključak</w:t>
      </w:r>
      <w:r w:rsidR="00FB4C5E">
        <w:t xml:space="preserve"> i budući rad</w:t>
      </w:r>
      <w:bookmarkEnd w:id="41"/>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42" w:name="h.z337ya" w:colFirst="0" w:colLast="0"/>
      <w:bookmarkEnd w:id="42"/>
    </w:p>
    <w:p w:rsidR="00BF7533" w:rsidRDefault="00454E07">
      <w:pPr>
        <w:pStyle w:val="Normal1"/>
      </w:pPr>
      <w:r>
        <w:br w:type="page"/>
      </w:r>
    </w:p>
    <w:p w:rsidR="00BF7533" w:rsidRDefault="004F3E6B" w:rsidP="007B3614">
      <w:pPr>
        <w:pStyle w:val="Heading1"/>
        <w:numPr>
          <w:ilvl w:val="0"/>
          <w:numId w:val="46"/>
        </w:numPr>
      </w:pPr>
      <w:bookmarkStart w:id="43" w:name="_Toc431806063"/>
      <w:r>
        <w:lastRenderedPageBreak/>
        <w:t>Popis literature</w:t>
      </w:r>
      <w:bookmarkEnd w:id="43"/>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rsidP="00B607C3">
      <w:pPr>
        <w:pStyle w:val="Heading1"/>
        <w:tabs>
          <w:tab w:val="left" w:pos="360"/>
        </w:tabs>
        <w:spacing w:line="360" w:lineRule="auto"/>
        <w:ind w:left="360" w:firstLine="0"/>
      </w:pPr>
      <w:r>
        <w:br w:type="page"/>
      </w:r>
      <w:bookmarkStart w:id="44" w:name="_Toc431806064"/>
      <w:r>
        <w:lastRenderedPageBreak/>
        <w:t xml:space="preserve">Dodatak A: </w:t>
      </w:r>
      <w:r w:rsidR="00B607C3">
        <w:t>Indeks</w:t>
      </w:r>
      <w:r w:rsidR="002F385F">
        <w:t xml:space="preserve"> (slika</w:t>
      </w:r>
      <w:r w:rsidR="00D7375B">
        <w:t>, dijagrama, tablica, ispisa kôda</w:t>
      </w:r>
      <w:r w:rsidR="002F385F">
        <w:t>)</w:t>
      </w:r>
      <w:bookmarkEnd w:id="44"/>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45" w:name="_Toc431806065"/>
      <w:r>
        <w:lastRenderedPageBreak/>
        <w:t>Dodatak B: Dnevnik sastajanja</w:t>
      </w:r>
      <w:bookmarkEnd w:id="45"/>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6" w:name="_Toc431806066"/>
      <w:r>
        <w:lastRenderedPageBreak/>
        <w:t xml:space="preserve">Dodatak C: Prikaz </w:t>
      </w:r>
      <w:r w:rsidR="005D6631">
        <w:t>aktivnosti grupe</w:t>
      </w:r>
      <w:bookmarkEnd w:id="46"/>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Karlo Poljanec</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Filip Kerman</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Matija Krivošić</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Kruno Lapat</w:t>
            </w:r>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7" w:name="_Toc431806067"/>
      <w:r>
        <w:lastRenderedPageBreak/>
        <w:t>Dodatak D: Plan rada / Pregled rada i stanje ostvarenja</w:t>
      </w:r>
      <w:bookmarkEnd w:id="47"/>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(u rev. 1) koji je plan rada za rev.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144B" w:rsidRDefault="0046144B" w:rsidP="00BF7533">
      <w:r>
        <w:separator/>
      </w:r>
    </w:p>
  </w:endnote>
  <w:endnote w:type="continuationSeparator" w:id="0">
    <w:p w:rsidR="0046144B" w:rsidRDefault="0046144B" w:rsidP="00BF7533">
      <w:r>
        <w:continuationSeparator/>
      </w:r>
    </w:p>
  </w:endnote>
  <w:endnote w:type="continuationNotice" w:id="1">
    <w:p w:rsidR="0046144B" w:rsidRDefault="004614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81E" w:rsidRDefault="000B581E">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946746">
      <w:rPr>
        <w:noProof/>
      </w:rPr>
      <w:t>40</w:t>
    </w:r>
    <w:r>
      <w:fldChar w:fldCharType="end"/>
    </w:r>
    <w:r>
      <w:rPr>
        <w:rFonts w:ascii="Arial" w:eastAsia="Arial" w:hAnsi="Arial" w:cs="Arial"/>
        <w:sz w:val="20"/>
      </w:rPr>
      <w:t xml:space="preserve"> od </w:t>
    </w:r>
    <w:r>
      <w:fldChar w:fldCharType="begin"/>
    </w:r>
    <w:r>
      <w:instrText>NUMPAGES</w:instrText>
    </w:r>
    <w:r>
      <w:fldChar w:fldCharType="separate"/>
    </w:r>
    <w:r w:rsidR="00946746">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14. studenog 2017.</w:t>
    </w:r>
    <w:r>
      <w:rPr>
        <w:rFonts w:ascii="Arial" w:eastAsia="Arial" w:hAnsi="Arial" w:cs="Arial"/>
        <w:sz w:val="20"/>
      </w:rPr>
      <w:fldChar w:fldCharType="end"/>
    </w:r>
    <w:r>
      <w:rPr>
        <w:noProof/>
        <w:lang w:val="en-US" w:eastAsia="en-US"/>
      </w:rPr>
      <w:drawing>
        <wp:anchor distT="0" distB="0" distL="114300" distR="114300" simplePos="0" relativeHeight="251659264"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B581E" w:rsidRDefault="000B581E">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144B" w:rsidRDefault="0046144B" w:rsidP="00BF7533">
      <w:r>
        <w:separator/>
      </w:r>
    </w:p>
  </w:footnote>
  <w:footnote w:type="continuationSeparator" w:id="0">
    <w:p w:rsidR="0046144B" w:rsidRDefault="0046144B" w:rsidP="00BF7533">
      <w:r>
        <w:continuationSeparator/>
      </w:r>
    </w:p>
  </w:footnote>
  <w:footnote w:type="continuationNotice" w:id="1">
    <w:p w:rsidR="0046144B" w:rsidRDefault="004614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81E" w:rsidRDefault="000B581E">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3"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8"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19D527E6"/>
    <w:multiLevelType w:val="hybridMultilevel"/>
    <w:tmpl w:val="A5C4DECA"/>
    <w:lvl w:ilvl="0" w:tplc="EA64BA1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4"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5"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744678E"/>
    <w:multiLevelType w:val="hybridMultilevel"/>
    <w:tmpl w:val="08224832"/>
    <w:lvl w:ilvl="0" w:tplc="3760F090">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0472606"/>
    <w:multiLevelType w:val="hybridMultilevel"/>
    <w:tmpl w:val="D682D230"/>
    <w:lvl w:ilvl="0" w:tplc="44CE016A">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6"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7"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8"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0"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1"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2"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6814CBB"/>
    <w:multiLevelType w:val="multilevel"/>
    <w:tmpl w:val="D9A2DEA0"/>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5BEB037A"/>
    <w:multiLevelType w:val="multilevel"/>
    <w:tmpl w:val="45842406"/>
    <w:lvl w:ilvl="0">
      <w:start w:val="1"/>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8" w15:restartNumberingAfterBreak="0">
    <w:nsid w:val="5C8771A6"/>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07D6CF2"/>
    <w:multiLevelType w:val="multilevel"/>
    <w:tmpl w:val="7DD4BF3A"/>
    <w:lvl w:ilvl="0">
      <w:start w:val="3"/>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41" w15:restartNumberingAfterBreak="0">
    <w:nsid w:val="62202966"/>
    <w:multiLevelType w:val="hybridMultilevel"/>
    <w:tmpl w:val="DA8E34BA"/>
    <w:lvl w:ilvl="0" w:tplc="B8B6BF8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2" w15:restartNumberingAfterBreak="0">
    <w:nsid w:val="666F7C00"/>
    <w:multiLevelType w:val="multilevel"/>
    <w:tmpl w:val="72861FD6"/>
    <w:lvl w:ilvl="0">
      <w:start w:val="2"/>
      <w:numFmt w:val="decimal"/>
      <w:lvlText w:val="%1."/>
      <w:lvlJc w:val="left"/>
      <w:pPr>
        <w:ind w:left="816" w:hanging="408"/>
      </w:pPr>
      <w:rPr>
        <w:rFonts w:hint="default"/>
      </w:rPr>
    </w:lvl>
    <w:lvl w:ilvl="1">
      <w:start w:val="1"/>
      <w:numFmt w:val="decimal"/>
      <w:lvlText w:val="%1.%2."/>
      <w:lvlJc w:val="left"/>
      <w:pPr>
        <w:ind w:left="3648" w:hanging="720"/>
      </w:pPr>
      <w:rPr>
        <w:rFonts w:hint="default"/>
      </w:rPr>
    </w:lvl>
    <w:lvl w:ilvl="2">
      <w:start w:val="1"/>
      <w:numFmt w:val="decimal"/>
      <w:lvlText w:val="%1.%2.%3."/>
      <w:lvlJc w:val="left"/>
      <w:pPr>
        <w:ind w:left="6168" w:hanging="720"/>
      </w:pPr>
      <w:rPr>
        <w:rFonts w:hint="default"/>
      </w:rPr>
    </w:lvl>
    <w:lvl w:ilvl="3">
      <w:start w:val="1"/>
      <w:numFmt w:val="decimal"/>
      <w:lvlText w:val="%1.%2.%3.%4."/>
      <w:lvlJc w:val="left"/>
      <w:pPr>
        <w:ind w:left="9048" w:hanging="1080"/>
      </w:pPr>
      <w:rPr>
        <w:rFonts w:hint="default"/>
      </w:rPr>
    </w:lvl>
    <w:lvl w:ilvl="4">
      <w:start w:val="1"/>
      <w:numFmt w:val="decimal"/>
      <w:lvlText w:val="%1.%2.%3.%4.%5."/>
      <w:lvlJc w:val="left"/>
      <w:pPr>
        <w:ind w:left="11568" w:hanging="1080"/>
      </w:pPr>
      <w:rPr>
        <w:rFonts w:hint="default"/>
      </w:rPr>
    </w:lvl>
    <w:lvl w:ilvl="5">
      <w:start w:val="1"/>
      <w:numFmt w:val="decimal"/>
      <w:lvlText w:val="%1.%2.%3.%4.%5.%6."/>
      <w:lvlJc w:val="left"/>
      <w:pPr>
        <w:ind w:left="14448" w:hanging="1440"/>
      </w:pPr>
      <w:rPr>
        <w:rFonts w:hint="default"/>
      </w:rPr>
    </w:lvl>
    <w:lvl w:ilvl="6">
      <w:start w:val="1"/>
      <w:numFmt w:val="decimal"/>
      <w:lvlText w:val="%1.%2.%3.%4.%5.%6.%7."/>
      <w:lvlJc w:val="left"/>
      <w:pPr>
        <w:ind w:left="16968" w:hanging="1440"/>
      </w:pPr>
      <w:rPr>
        <w:rFonts w:hint="default"/>
      </w:rPr>
    </w:lvl>
    <w:lvl w:ilvl="7">
      <w:start w:val="1"/>
      <w:numFmt w:val="decimal"/>
      <w:lvlText w:val="%1.%2.%3.%4.%5.%6.%7.%8."/>
      <w:lvlJc w:val="left"/>
      <w:pPr>
        <w:ind w:left="19848" w:hanging="1800"/>
      </w:pPr>
      <w:rPr>
        <w:rFonts w:hint="default"/>
      </w:rPr>
    </w:lvl>
    <w:lvl w:ilvl="8">
      <w:start w:val="1"/>
      <w:numFmt w:val="decimal"/>
      <w:lvlText w:val="%1.%2.%3.%4.%5.%6.%7.%8.%9."/>
      <w:lvlJc w:val="left"/>
      <w:pPr>
        <w:ind w:left="22728" w:hanging="2160"/>
      </w:pPr>
      <w:rPr>
        <w:rFonts w:hint="default"/>
      </w:rPr>
    </w:lvl>
  </w:abstractNum>
  <w:abstractNum w:abstractNumId="43" w15:restartNumberingAfterBreak="0">
    <w:nsid w:val="67642B83"/>
    <w:multiLevelType w:val="multilevel"/>
    <w:tmpl w:val="D19253FA"/>
    <w:lvl w:ilvl="0">
      <w:start w:val="3"/>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4"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5"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6"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8"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9" w15:restartNumberingAfterBreak="0">
    <w:nsid w:val="7C88400D"/>
    <w:multiLevelType w:val="multilevel"/>
    <w:tmpl w:val="EC82BE04"/>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50"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3"/>
  </w:num>
  <w:num w:numId="4">
    <w:abstractNumId w:val="15"/>
  </w:num>
  <w:num w:numId="5">
    <w:abstractNumId w:val="4"/>
  </w:num>
  <w:num w:numId="6">
    <w:abstractNumId w:val="9"/>
  </w:num>
  <w:num w:numId="7">
    <w:abstractNumId w:val="44"/>
  </w:num>
  <w:num w:numId="8">
    <w:abstractNumId w:val="8"/>
  </w:num>
  <w:num w:numId="9">
    <w:abstractNumId w:val="35"/>
  </w:num>
  <w:num w:numId="10">
    <w:abstractNumId w:val="13"/>
  </w:num>
  <w:num w:numId="11">
    <w:abstractNumId w:val="28"/>
  </w:num>
  <w:num w:numId="12">
    <w:abstractNumId w:val="5"/>
  </w:num>
  <w:num w:numId="13">
    <w:abstractNumId w:val="35"/>
  </w:num>
  <w:num w:numId="14">
    <w:abstractNumId w:val="21"/>
  </w:num>
  <w:num w:numId="15">
    <w:abstractNumId w:val="1"/>
  </w:num>
  <w:num w:numId="16">
    <w:abstractNumId w:val="29"/>
  </w:num>
  <w:num w:numId="17">
    <w:abstractNumId w:val="23"/>
  </w:num>
  <w:num w:numId="18">
    <w:abstractNumId w:val="20"/>
  </w:num>
  <w:num w:numId="19">
    <w:abstractNumId w:val="17"/>
  </w:num>
  <w:num w:numId="20">
    <w:abstractNumId w:val="22"/>
  </w:num>
  <w:num w:numId="21">
    <w:abstractNumId w:val="18"/>
  </w:num>
  <w:num w:numId="22">
    <w:abstractNumId w:val="46"/>
  </w:num>
  <w:num w:numId="23">
    <w:abstractNumId w:val="2"/>
  </w:num>
  <w:num w:numId="24">
    <w:abstractNumId w:val="11"/>
  </w:num>
  <w:num w:numId="25">
    <w:abstractNumId w:val="6"/>
  </w:num>
  <w:num w:numId="26">
    <w:abstractNumId w:val="48"/>
  </w:num>
  <w:num w:numId="27">
    <w:abstractNumId w:val="31"/>
  </w:num>
  <w:num w:numId="28">
    <w:abstractNumId w:val="12"/>
  </w:num>
  <w:num w:numId="29">
    <w:abstractNumId w:val="19"/>
  </w:num>
  <w:num w:numId="30">
    <w:abstractNumId w:val="41"/>
  </w:num>
  <w:num w:numId="31">
    <w:abstractNumId w:val="24"/>
  </w:num>
  <w:num w:numId="32">
    <w:abstractNumId w:val="32"/>
  </w:num>
  <w:num w:numId="33">
    <w:abstractNumId w:val="10"/>
  </w:num>
  <w:num w:numId="34">
    <w:abstractNumId w:val="40"/>
  </w:num>
  <w:num w:numId="35">
    <w:abstractNumId w:val="16"/>
  </w:num>
  <w:num w:numId="36">
    <w:abstractNumId w:val="26"/>
  </w:num>
  <w:num w:numId="37">
    <w:abstractNumId w:val="25"/>
  </w:num>
  <w:num w:numId="38">
    <w:abstractNumId w:val="47"/>
  </w:num>
  <w:num w:numId="39">
    <w:abstractNumId w:val="7"/>
  </w:num>
  <w:num w:numId="40">
    <w:abstractNumId w:val="36"/>
  </w:num>
  <w:num w:numId="41">
    <w:abstractNumId w:val="14"/>
  </w:num>
  <w:num w:numId="42">
    <w:abstractNumId w:val="27"/>
  </w:num>
  <w:num w:numId="43">
    <w:abstractNumId w:val="30"/>
  </w:num>
  <w:num w:numId="44">
    <w:abstractNumId w:val="50"/>
  </w:num>
  <w:num w:numId="45">
    <w:abstractNumId w:val="39"/>
  </w:num>
  <w:num w:numId="46">
    <w:abstractNumId w:val="43"/>
  </w:num>
  <w:num w:numId="47">
    <w:abstractNumId w:val="33"/>
  </w:num>
  <w:num w:numId="48">
    <w:abstractNumId w:val="37"/>
  </w:num>
  <w:num w:numId="49">
    <w:abstractNumId w:val="49"/>
  </w:num>
  <w:num w:numId="50">
    <w:abstractNumId w:val="38"/>
  </w:num>
  <w:num w:numId="51">
    <w:abstractNumId w:val="42"/>
  </w:num>
  <w:num w:numId="52">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581E"/>
    <w:rsid w:val="000B6F35"/>
    <w:rsid w:val="000D1468"/>
    <w:rsid w:val="000D734C"/>
    <w:rsid w:val="000E308A"/>
    <w:rsid w:val="000E47B5"/>
    <w:rsid w:val="00121A3E"/>
    <w:rsid w:val="00125339"/>
    <w:rsid w:val="00140939"/>
    <w:rsid w:val="001419EF"/>
    <w:rsid w:val="00147C9E"/>
    <w:rsid w:val="001577FA"/>
    <w:rsid w:val="00157D39"/>
    <w:rsid w:val="00164C89"/>
    <w:rsid w:val="00167CD5"/>
    <w:rsid w:val="00171A4F"/>
    <w:rsid w:val="001E5F9B"/>
    <w:rsid w:val="00205089"/>
    <w:rsid w:val="002054AF"/>
    <w:rsid w:val="002063B0"/>
    <w:rsid w:val="00206561"/>
    <w:rsid w:val="0021516D"/>
    <w:rsid w:val="00217274"/>
    <w:rsid w:val="00225389"/>
    <w:rsid w:val="00231E90"/>
    <w:rsid w:val="00232ACD"/>
    <w:rsid w:val="00242A23"/>
    <w:rsid w:val="0024390C"/>
    <w:rsid w:val="00263657"/>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144B"/>
    <w:rsid w:val="00465A06"/>
    <w:rsid w:val="00474D1A"/>
    <w:rsid w:val="0047577D"/>
    <w:rsid w:val="00475D07"/>
    <w:rsid w:val="004935CC"/>
    <w:rsid w:val="00497BB6"/>
    <w:rsid w:val="004A087B"/>
    <w:rsid w:val="004A2AB1"/>
    <w:rsid w:val="004A462C"/>
    <w:rsid w:val="004A7A8E"/>
    <w:rsid w:val="004C6521"/>
    <w:rsid w:val="004D3540"/>
    <w:rsid w:val="004F3E6B"/>
    <w:rsid w:val="005177C7"/>
    <w:rsid w:val="005206E8"/>
    <w:rsid w:val="00520A67"/>
    <w:rsid w:val="005237D8"/>
    <w:rsid w:val="0053388B"/>
    <w:rsid w:val="00540538"/>
    <w:rsid w:val="00551C0E"/>
    <w:rsid w:val="00563816"/>
    <w:rsid w:val="005737C0"/>
    <w:rsid w:val="0057380B"/>
    <w:rsid w:val="005863F1"/>
    <w:rsid w:val="005D6631"/>
    <w:rsid w:val="005E3336"/>
    <w:rsid w:val="005F0E14"/>
    <w:rsid w:val="0060075D"/>
    <w:rsid w:val="006229A7"/>
    <w:rsid w:val="006469A7"/>
    <w:rsid w:val="00650A35"/>
    <w:rsid w:val="006536B0"/>
    <w:rsid w:val="00663E77"/>
    <w:rsid w:val="00666D8D"/>
    <w:rsid w:val="006906DA"/>
    <w:rsid w:val="006B0E76"/>
    <w:rsid w:val="006B199F"/>
    <w:rsid w:val="006B6F3E"/>
    <w:rsid w:val="006C72DE"/>
    <w:rsid w:val="006D214C"/>
    <w:rsid w:val="006E40CC"/>
    <w:rsid w:val="006E4909"/>
    <w:rsid w:val="0070036C"/>
    <w:rsid w:val="00711EDB"/>
    <w:rsid w:val="00731CF5"/>
    <w:rsid w:val="00732CA8"/>
    <w:rsid w:val="00733887"/>
    <w:rsid w:val="00744B95"/>
    <w:rsid w:val="00780933"/>
    <w:rsid w:val="00781B05"/>
    <w:rsid w:val="00796B73"/>
    <w:rsid w:val="007B3614"/>
    <w:rsid w:val="007C685C"/>
    <w:rsid w:val="007D2E36"/>
    <w:rsid w:val="007E57F7"/>
    <w:rsid w:val="007F1D10"/>
    <w:rsid w:val="007F390F"/>
    <w:rsid w:val="00804C2D"/>
    <w:rsid w:val="0081096A"/>
    <w:rsid w:val="008456B1"/>
    <w:rsid w:val="00855371"/>
    <w:rsid w:val="008561CA"/>
    <w:rsid w:val="00857B87"/>
    <w:rsid w:val="00862BD9"/>
    <w:rsid w:val="008642F3"/>
    <w:rsid w:val="00870553"/>
    <w:rsid w:val="00871333"/>
    <w:rsid w:val="00874345"/>
    <w:rsid w:val="00890CED"/>
    <w:rsid w:val="008B2586"/>
    <w:rsid w:val="008C3F71"/>
    <w:rsid w:val="008E1953"/>
    <w:rsid w:val="008E3504"/>
    <w:rsid w:val="008E4644"/>
    <w:rsid w:val="008F58DB"/>
    <w:rsid w:val="00905888"/>
    <w:rsid w:val="00927622"/>
    <w:rsid w:val="00946746"/>
    <w:rsid w:val="00952F10"/>
    <w:rsid w:val="0095767D"/>
    <w:rsid w:val="0096074D"/>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4AA7"/>
    <w:rsid w:val="00A35B79"/>
    <w:rsid w:val="00A44805"/>
    <w:rsid w:val="00A552DB"/>
    <w:rsid w:val="00A71E74"/>
    <w:rsid w:val="00A75D5C"/>
    <w:rsid w:val="00A9139F"/>
    <w:rsid w:val="00A93ECD"/>
    <w:rsid w:val="00A9425C"/>
    <w:rsid w:val="00A95D1C"/>
    <w:rsid w:val="00AA7BC1"/>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31"/>
    <w:rsid w:val="00B82C14"/>
    <w:rsid w:val="00B86C90"/>
    <w:rsid w:val="00B875C2"/>
    <w:rsid w:val="00BA509E"/>
    <w:rsid w:val="00BB0696"/>
    <w:rsid w:val="00BC3F45"/>
    <w:rsid w:val="00BC5AAC"/>
    <w:rsid w:val="00BD3016"/>
    <w:rsid w:val="00BD70A4"/>
    <w:rsid w:val="00BF179D"/>
    <w:rsid w:val="00BF241E"/>
    <w:rsid w:val="00BF7533"/>
    <w:rsid w:val="00C04B5F"/>
    <w:rsid w:val="00C04CFA"/>
    <w:rsid w:val="00C20270"/>
    <w:rsid w:val="00C251C0"/>
    <w:rsid w:val="00C2734C"/>
    <w:rsid w:val="00C27EB6"/>
    <w:rsid w:val="00C365FA"/>
    <w:rsid w:val="00C5799E"/>
    <w:rsid w:val="00C6330E"/>
    <w:rsid w:val="00C73AE8"/>
    <w:rsid w:val="00CA390E"/>
    <w:rsid w:val="00CB1356"/>
    <w:rsid w:val="00CB480D"/>
    <w:rsid w:val="00CB7019"/>
    <w:rsid w:val="00CD5A77"/>
    <w:rsid w:val="00CE19A5"/>
    <w:rsid w:val="00CE6104"/>
    <w:rsid w:val="00D07B2A"/>
    <w:rsid w:val="00D11FB7"/>
    <w:rsid w:val="00D14041"/>
    <w:rsid w:val="00D35068"/>
    <w:rsid w:val="00D55EF3"/>
    <w:rsid w:val="00D61E7A"/>
    <w:rsid w:val="00D6362F"/>
    <w:rsid w:val="00D67198"/>
    <w:rsid w:val="00D7375B"/>
    <w:rsid w:val="00D73D10"/>
    <w:rsid w:val="00D75881"/>
    <w:rsid w:val="00D75C8E"/>
    <w:rsid w:val="00D75D2C"/>
    <w:rsid w:val="00D82009"/>
    <w:rsid w:val="00D83658"/>
    <w:rsid w:val="00DC0CB6"/>
    <w:rsid w:val="00DD111A"/>
    <w:rsid w:val="00E12451"/>
    <w:rsid w:val="00E16514"/>
    <w:rsid w:val="00E24C0E"/>
    <w:rsid w:val="00E27579"/>
    <w:rsid w:val="00E27A7C"/>
    <w:rsid w:val="00E40EF7"/>
    <w:rsid w:val="00E55DF6"/>
    <w:rsid w:val="00E71A26"/>
    <w:rsid w:val="00E74356"/>
    <w:rsid w:val="00E76FC3"/>
    <w:rsid w:val="00E81993"/>
    <w:rsid w:val="00E83200"/>
    <w:rsid w:val="00EC7CFA"/>
    <w:rsid w:val="00ED2663"/>
    <w:rsid w:val="00ED6D0B"/>
    <w:rsid w:val="00EE714C"/>
    <w:rsid w:val="00EF3FF0"/>
    <w:rsid w:val="00F04C07"/>
    <w:rsid w:val="00F0509C"/>
    <w:rsid w:val="00F41036"/>
    <w:rsid w:val="00F6019F"/>
    <w:rsid w:val="00F65062"/>
    <w:rsid w:val="00F70957"/>
    <w:rsid w:val="00F730F0"/>
    <w:rsid w:val="00F870ED"/>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8BF62"/>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 w:type="paragraph" w:styleId="Revision">
    <w:name w:val="Revision"/>
    <w:hidden/>
    <w:uiPriority w:val="99"/>
    <w:semiHidden/>
    <w:rsid w:val="0024390C"/>
    <w:rPr>
      <w:color w:val="000000"/>
      <w:sz w:val="24"/>
    </w:rPr>
  </w:style>
  <w:style w:type="paragraph" w:styleId="BalloonText">
    <w:name w:val="Balloon Text"/>
    <w:basedOn w:val="Normal"/>
    <w:link w:val="BalloonTextChar"/>
    <w:uiPriority w:val="99"/>
    <w:semiHidden/>
    <w:unhideWhenUsed/>
    <w:rsid w:val="002439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90C"/>
    <w:rPr>
      <w:rFonts w:ascii="Segoe U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11149-549E-43C9-90B6-826FD29CE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3381</TotalTime>
  <Pages>62</Pages>
  <Words>5495</Words>
  <Characters>31324</Characters>
  <Application>Microsoft Office Word</Application>
  <DocSecurity>0</DocSecurity>
  <Lines>261</Lines>
  <Paragraphs>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36746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Matija</cp:lastModifiedBy>
  <cp:revision>85</cp:revision>
  <dcterms:created xsi:type="dcterms:W3CDTF">2017-10-29T15:15:00Z</dcterms:created>
  <dcterms:modified xsi:type="dcterms:W3CDTF">2017-11-14T21:47:00Z</dcterms:modified>
</cp:coreProperties>
</file>